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F71A" w14:textId="0DD5C892" w:rsidR="00BA77D6" w:rsidRDefault="00BA77D6">
      <w:pPr>
        <w:spacing w:after="148"/>
        <w:ind w:left="10" w:right="68" w:hanging="10"/>
        <w:jc w:val="center"/>
      </w:pPr>
      <w:r>
        <w:fldChar w:fldCharType="begin"/>
      </w:r>
      <w:r>
        <w:instrText>HYPERLINK "</w:instrText>
      </w:r>
      <w:r w:rsidRPr="00F367F1">
        <w:instrText>https://d.docs.live.net/cd0d6499ac3611</w:instrText>
      </w:r>
      <w:r>
        <w:instrText>"</w:instrText>
      </w:r>
      <w:r>
        <w:fldChar w:fldCharType="separate"/>
      </w:r>
      <w:r w:rsidRPr="007D05E5">
        <w:rPr>
          <w:rStyle w:val="Hyperlink"/>
        </w:rPr>
        <w:t>https://d.docs.live.net/cd0d6499ac3611</w:t>
      </w:r>
      <w:r>
        <w:fldChar w:fldCharType="end"/>
      </w:r>
    </w:p>
    <w:p w14:paraId="019D8BF7" w14:textId="77777777" w:rsidR="00BA77D6" w:rsidRDefault="00BA77D6">
      <w:pPr>
        <w:spacing w:after="148"/>
        <w:ind w:left="10" w:right="68" w:hanging="10"/>
        <w:jc w:val="center"/>
      </w:pPr>
    </w:p>
    <w:p w14:paraId="10D5978B" w14:textId="5D7C38D8" w:rsidR="00C64536" w:rsidRDefault="00F367F1">
      <w:pPr>
        <w:spacing w:after="148"/>
        <w:ind w:left="10" w:right="68" w:hanging="10"/>
        <w:jc w:val="center"/>
        <w:rPr>
          <w:ins w:id="0" w:author="Microsoft Word" w:date="2026-03-05T20:57:00Z" w16du:dateUtc="2026-03-05T15:27:00Z"/>
        </w:rPr>
      </w:pPr>
      <w:proofErr w:type="gramStart"/>
      <w:r w:rsidRPr="00F367F1">
        <w:t>48/Documents/My%20Data%20Sources/sanket.c.docx</w:t>
      </w:r>
      <w:ins w:id="1" w:author="Microsoft Word" w:date="2026-03-05T20:57:00Z" w16du:dateUtc="2026-03-05T15:27:00Z">
        <w:r w:rsidR="004023A8">
          <w:rPr>
            <w:rFonts w:ascii="Times New Roman" w:eastAsia="Times New Roman" w:hAnsi="Times New Roman" w:cs="Times New Roman"/>
            <w:b/>
            <w:sz w:val="24"/>
          </w:rPr>
          <w:t xml:space="preserve">  </w:t>
        </w:r>
        <w:r w:rsidR="00466C4C">
          <w:rPr>
            <w:rFonts w:ascii="Times New Roman" w:eastAsia="Times New Roman" w:hAnsi="Times New Roman" w:cs="Times New Roman"/>
            <w:b/>
            <w:sz w:val="24"/>
          </w:rPr>
          <w:t>Rayat</w:t>
        </w:r>
        <w:proofErr w:type="gramEnd"/>
        <w:r w:rsidR="00466C4C">
          <w:rPr>
            <w:rFonts w:ascii="Times New Roman" w:eastAsia="Times New Roman" w:hAnsi="Times New Roman" w:cs="Times New Roman"/>
            <w:b/>
            <w:sz w:val="24"/>
          </w:rPr>
          <w:t xml:space="preserve"> </w:t>
        </w:r>
        <w:proofErr w:type="spellStart"/>
        <w:r w:rsidR="00466C4C">
          <w:rPr>
            <w:rFonts w:ascii="Times New Roman" w:eastAsia="Times New Roman" w:hAnsi="Times New Roman" w:cs="Times New Roman"/>
            <w:b/>
            <w:sz w:val="24"/>
          </w:rPr>
          <w:t>Shikshan</w:t>
        </w:r>
        <w:proofErr w:type="spellEnd"/>
        <w:r w:rsidR="00466C4C">
          <w:rPr>
            <w:rFonts w:ascii="Times New Roman" w:eastAsia="Times New Roman" w:hAnsi="Times New Roman" w:cs="Times New Roman"/>
            <w:b/>
            <w:sz w:val="24"/>
          </w:rPr>
          <w:t xml:space="preserve"> Sanstha’s  </w:t>
        </w:r>
      </w:ins>
    </w:p>
    <w:p w14:paraId="664AD789" w14:textId="49FCD1CB" w:rsidR="00180474" w:rsidRPr="00180474" w:rsidRDefault="00180474" w:rsidP="00180474"/>
    <w:sectPr w:rsidR="00180474" w:rsidRPr="0018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E8EC" w14:textId="77777777" w:rsidR="001910E9" w:rsidRDefault="001910E9">
      <w:pPr>
        <w:spacing w:after="0" w:line="240" w:lineRule="auto"/>
      </w:pPr>
      <w:r>
        <w:separator/>
      </w:r>
    </w:p>
  </w:endnote>
  <w:endnote w:type="continuationSeparator" w:id="0">
    <w:p w14:paraId="24E21F41" w14:textId="77777777" w:rsidR="001910E9" w:rsidRDefault="0019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7D9C" w14:textId="77777777" w:rsidR="001910E9" w:rsidRDefault="001910E9">
      <w:pPr>
        <w:spacing w:after="0" w:line="240" w:lineRule="auto"/>
      </w:pPr>
      <w:r>
        <w:separator/>
      </w:r>
    </w:p>
  </w:footnote>
  <w:footnote w:type="continuationSeparator" w:id="0">
    <w:p w14:paraId="12DBEAA3" w14:textId="77777777" w:rsidR="001910E9" w:rsidRDefault="00191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43D"/>
    <w:multiLevelType w:val="multilevel"/>
    <w:tmpl w:val="854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5480"/>
    <w:multiLevelType w:val="multilevel"/>
    <w:tmpl w:val="F3A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1D81"/>
    <w:multiLevelType w:val="multilevel"/>
    <w:tmpl w:val="202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500" w:hanging="420"/>
      </w:pPr>
      <w:rPr>
        <w:rFonts w:ascii="Times New Roman" w:eastAsia="Times New Roman" w:hAnsi="Times New Roman" w:cs="Times New Roman" w:hint="default"/>
        <w:b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E3653"/>
    <w:multiLevelType w:val="multilevel"/>
    <w:tmpl w:val="84285D64"/>
    <w:lvl w:ilvl="0">
      <w:start w:val="1"/>
      <w:numFmt w:val="decimal"/>
      <w:lvlText w:val="%1."/>
      <w:lvlJc w:val="left"/>
      <w:pPr>
        <w:ind w:left="4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4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780EB0"/>
    <w:multiLevelType w:val="hybridMultilevel"/>
    <w:tmpl w:val="7FDA745C"/>
    <w:lvl w:ilvl="0" w:tplc="8CCA8A48">
      <w:start w:val="2"/>
      <w:numFmt w:val="decimal"/>
      <w:lvlText w:val="%1."/>
      <w:lvlJc w:val="left"/>
      <w:pPr>
        <w:ind w:left="3636" w:hanging="360"/>
      </w:pPr>
      <w:rPr>
        <w:rFonts w:ascii="Times New Roman" w:eastAsia="Times New Roman" w:hAnsi="Times New Roman" w:cs="Times New Roman"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4356" w:hanging="360"/>
      </w:pPr>
    </w:lvl>
    <w:lvl w:ilvl="2" w:tplc="4009001B" w:tentative="1">
      <w:start w:val="1"/>
      <w:numFmt w:val="lowerRoman"/>
      <w:lvlText w:val="%3."/>
      <w:lvlJc w:val="right"/>
      <w:pPr>
        <w:ind w:left="5076" w:hanging="180"/>
      </w:pPr>
    </w:lvl>
    <w:lvl w:ilvl="3" w:tplc="4009000F" w:tentative="1">
      <w:start w:val="1"/>
      <w:numFmt w:val="decimal"/>
      <w:lvlText w:val="%4."/>
      <w:lvlJc w:val="left"/>
      <w:pPr>
        <w:ind w:left="5796" w:hanging="360"/>
      </w:pPr>
    </w:lvl>
    <w:lvl w:ilvl="4" w:tplc="40090019" w:tentative="1">
      <w:start w:val="1"/>
      <w:numFmt w:val="lowerLetter"/>
      <w:lvlText w:val="%5."/>
      <w:lvlJc w:val="left"/>
      <w:pPr>
        <w:ind w:left="6516" w:hanging="360"/>
      </w:pPr>
    </w:lvl>
    <w:lvl w:ilvl="5" w:tplc="4009001B" w:tentative="1">
      <w:start w:val="1"/>
      <w:numFmt w:val="lowerRoman"/>
      <w:lvlText w:val="%6."/>
      <w:lvlJc w:val="right"/>
      <w:pPr>
        <w:ind w:left="7236" w:hanging="180"/>
      </w:pPr>
    </w:lvl>
    <w:lvl w:ilvl="6" w:tplc="4009000F" w:tentative="1">
      <w:start w:val="1"/>
      <w:numFmt w:val="decimal"/>
      <w:lvlText w:val="%7."/>
      <w:lvlJc w:val="left"/>
      <w:pPr>
        <w:ind w:left="7956" w:hanging="360"/>
      </w:pPr>
    </w:lvl>
    <w:lvl w:ilvl="7" w:tplc="40090019" w:tentative="1">
      <w:start w:val="1"/>
      <w:numFmt w:val="lowerLetter"/>
      <w:lvlText w:val="%8."/>
      <w:lvlJc w:val="left"/>
      <w:pPr>
        <w:ind w:left="8676" w:hanging="360"/>
      </w:pPr>
    </w:lvl>
    <w:lvl w:ilvl="8" w:tplc="4009001B" w:tentative="1">
      <w:start w:val="1"/>
      <w:numFmt w:val="lowerRoman"/>
      <w:lvlText w:val="%9."/>
      <w:lvlJc w:val="right"/>
      <w:pPr>
        <w:ind w:left="9396" w:hanging="180"/>
      </w:pPr>
    </w:lvl>
  </w:abstractNum>
  <w:abstractNum w:abstractNumId="5" w15:restartNumberingAfterBreak="0">
    <w:nsid w:val="454F2C3A"/>
    <w:multiLevelType w:val="multilevel"/>
    <w:tmpl w:val="B56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C6E35"/>
    <w:multiLevelType w:val="hybridMultilevel"/>
    <w:tmpl w:val="1AE8ADD6"/>
    <w:lvl w:ilvl="0" w:tplc="5DB42E56">
      <w:start w:val="5"/>
      <w:numFmt w:val="decimal"/>
      <w:lvlText w:val="%1."/>
      <w:lvlJc w:val="left"/>
      <w:pPr>
        <w:ind w:left="1644" w:hanging="360"/>
      </w:pPr>
      <w:rPr>
        <w:rFonts w:ascii="Times New Roman" w:eastAsia="Times New Roman" w:hAnsi="Times New Roman" w:cs="Times New Roman"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2364" w:hanging="360"/>
      </w:pPr>
    </w:lvl>
    <w:lvl w:ilvl="2" w:tplc="4009001B" w:tentative="1">
      <w:start w:val="1"/>
      <w:numFmt w:val="lowerRoman"/>
      <w:lvlText w:val="%3."/>
      <w:lvlJc w:val="right"/>
      <w:pPr>
        <w:ind w:left="3084" w:hanging="180"/>
      </w:pPr>
    </w:lvl>
    <w:lvl w:ilvl="3" w:tplc="4009000F" w:tentative="1">
      <w:start w:val="1"/>
      <w:numFmt w:val="decimal"/>
      <w:lvlText w:val="%4."/>
      <w:lvlJc w:val="left"/>
      <w:pPr>
        <w:ind w:left="3804" w:hanging="360"/>
      </w:pPr>
    </w:lvl>
    <w:lvl w:ilvl="4" w:tplc="40090019" w:tentative="1">
      <w:start w:val="1"/>
      <w:numFmt w:val="lowerLetter"/>
      <w:lvlText w:val="%5."/>
      <w:lvlJc w:val="left"/>
      <w:pPr>
        <w:ind w:left="4524" w:hanging="360"/>
      </w:pPr>
    </w:lvl>
    <w:lvl w:ilvl="5" w:tplc="4009001B" w:tentative="1">
      <w:start w:val="1"/>
      <w:numFmt w:val="lowerRoman"/>
      <w:lvlText w:val="%6."/>
      <w:lvlJc w:val="right"/>
      <w:pPr>
        <w:ind w:left="5244" w:hanging="180"/>
      </w:pPr>
    </w:lvl>
    <w:lvl w:ilvl="6" w:tplc="4009000F" w:tentative="1">
      <w:start w:val="1"/>
      <w:numFmt w:val="decimal"/>
      <w:lvlText w:val="%7."/>
      <w:lvlJc w:val="left"/>
      <w:pPr>
        <w:ind w:left="5964" w:hanging="360"/>
      </w:pPr>
    </w:lvl>
    <w:lvl w:ilvl="7" w:tplc="40090019" w:tentative="1">
      <w:start w:val="1"/>
      <w:numFmt w:val="lowerLetter"/>
      <w:lvlText w:val="%8."/>
      <w:lvlJc w:val="left"/>
      <w:pPr>
        <w:ind w:left="6684" w:hanging="360"/>
      </w:pPr>
    </w:lvl>
    <w:lvl w:ilvl="8" w:tplc="40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7" w15:restartNumberingAfterBreak="0">
    <w:nsid w:val="73DD4922"/>
    <w:multiLevelType w:val="multilevel"/>
    <w:tmpl w:val="A1D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9266D"/>
    <w:multiLevelType w:val="hybridMultilevel"/>
    <w:tmpl w:val="BE22999E"/>
    <w:lvl w:ilvl="0" w:tplc="ED3CDCC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E80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A491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00B9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E4E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098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C56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43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489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2291743">
    <w:abstractNumId w:val="8"/>
  </w:num>
  <w:num w:numId="2" w16cid:durableId="1691027204">
    <w:abstractNumId w:val="3"/>
  </w:num>
  <w:num w:numId="3" w16cid:durableId="2043480442">
    <w:abstractNumId w:val="4"/>
  </w:num>
  <w:num w:numId="4" w16cid:durableId="1957592055">
    <w:abstractNumId w:val="0"/>
  </w:num>
  <w:num w:numId="5" w16cid:durableId="635140723">
    <w:abstractNumId w:val="7"/>
  </w:num>
  <w:num w:numId="6" w16cid:durableId="197668386">
    <w:abstractNumId w:val="5"/>
  </w:num>
  <w:num w:numId="7" w16cid:durableId="1625236116">
    <w:abstractNumId w:val="6"/>
  </w:num>
  <w:num w:numId="8" w16cid:durableId="1824808683">
    <w:abstractNumId w:val="2"/>
  </w:num>
  <w:num w:numId="9" w16cid:durableId="642388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C:\Users\shrey\OneDrive\Documents\My Data Sources\sanket.c.docx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F1"/>
    <w:rsid w:val="0014563A"/>
    <w:rsid w:val="00180474"/>
    <w:rsid w:val="001910E9"/>
    <w:rsid w:val="001C524B"/>
    <w:rsid w:val="001E150D"/>
    <w:rsid w:val="00262F51"/>
    <w:rsid w:val="002C0289"/>
    <w:rsid w:val="003E1905"/>
    <w:rsid w:val="003E25FA"/>
    <w:rsid w:val="004023A8"/>
    <w:rsid w:val="00420364"/>
    <w:rsid w:val="00466C4C"/>
    <w:rsid w:val="004B456B"/>
    <w:rsid w:val="0055736F"/>
    <w:rsid w:val="005F55F7"/>
    <w:rsid w:val="006361A6"/>
    <w:rsid w:val="006C1ADE"/>
    <w:rsid w:val="00700EFE"/>
    <w:rsid w:val="007B78AD"/>
    <w:rsid w:val="00931EDF"/>
    <w:rsid w:val="00986A89"/>
    <w:rsid w:val="00986CE2"/>
    <w:rsid w:val="00A9293C"/>
    <w:rsid w:val="00AB1BE0"/>
    <w:rsid w:val="00AD4040"/>
    <w:rsid w:val="00B13EA0"/>
    <w:rsid w:val="00BA77D6"/>
    <w:rsid w:val="00C00578"/>
    <w:rsid w:val="00C00B37"/>
    <w:rsid w:val="00C61E2F"/>
    <w:rsid w:val="00C64536"/>
    <w:rsid w:val="00C70B4E"/>
    <w:rsid w:val="00CF2DF6"/>
    <w:rsid w:val="00D666B6"/>
    <w:rsid w:val="00D7382E"/>
    <w:rsid w:val="00D82750"/>
    <w:rsid w:val="00DD0A80"/>
    <w:rsid w:val="00E77072"/>
    <w:rsid w:val="00E9084D"/>
    <w:rsid w:val="00F119A9"/>
    <w:rsid w:val="00F367F1"/>
    <w:rsid w:val="00F9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F40C"/>
  <w15:docId w15:val="{E49DCC9D-7AE7-4F1F-A658-D298E755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F367F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A9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4B4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084D"/>
  </w:style>
  <w:style w:type="paragraph" w:styleId="Footer">
    <w:name w:val="footer"/>
    <w:basedOn w:val="Normal"/>
    <w:link w:val="FooterChar"/>
    <w:uiPriority w:val="99"/>
    <w:semiHidden/>
    <w:unhideWhenUsed/>
    <w:rsid w:val="004B4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084D"/>
  </w:style>
  <w:style w:type="character" w:customStyle="1" w:styleId="Heading4Char">
    <w:name w:val="Heading 4 Char"/>
    <w:basedOn w:val="DefaultParagraphFont"/>
    <w:link w:val="Heading4"/>
    <w:uiPriority w:val="9"/>
    <w:semiHidden/>
    <w:rsid w:val="00E9084D"/>
    <w:rPr>
      <w:rFonts w:eastAsiaTheme="majorEastAsia" w:cstheme="majorBidi"/>
      <w:i/>
      <w:iCs/>
      <w:color w:val="2F5496" w:themeColor="accent1" w:themeShade="BF"/>
      <w:sz w:val="22"/>
      <w:szCs w:val="22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4D"/>
    <w:rPr>
      <w:rFonts w:eastAsiaTheme="majorEastAsia" w:cstheme="majorBidi"/>
      <w:color w:val="2F5496" w:themeColor="accent1" w:themeShade="BF"/>
      <w:sz w:val="22"/>
      <w:szCs w:val="22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4D"/>
    <w:rPr>
      <w:rFonts w:eastAsiaTheme="majorEastAsia" w:cstheme="majorBidi"/>
      <w:i/>
      <w:iCs/>
      <w:color w:val="595959" w:themeColor="text1" w:themeTint="A6"/>
      <w:sz w:val="22"/>
      <w:szCs w:val="22"/>
      <w:lang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4D"/>
    <w:rPr>
      <w:rFonts w:eastAsiaTheme="majorEastAsia" w:cstheme="majorBidi"/>
      <w:color w:val="595959" w:themeColor="text1" w:themeTint="A6"/>
      <w:sz w:val="22"/>
      <w:szCs w:val="22"/>
      <w:lang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4D"/>
    <w:rPr>
      <w:rFonts w:eastAsiaTheme="majorEastAsia" w:cstheme="majorBidi"/>
      <w:i/>
      <w:iCs/>
      <w:color w:val="272727" w:themeColor="text1" w:themeTint="D8"/>
      <w:sz w:val="22"/>
      <w:szCs w:val="22"/>
      <w:lang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4D"/>
    <w:rPr>
      <w:rFonts w:eastAsiaTheme="majorEastAsia" w:cstheme="majorBidi"/>
      <w:color w:val="272727" w:themeColor="text1" w:themeTint="D8"/>
      <w:sz w:val="22"/>
      <w:szCs w:val="22"/>
      <w:lang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9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4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4D"/>
    <w:rPr>
      <w:rFonts w:eastAsiaTheme="majorEastAsia" w:cstheme="majorBidi"/>
      <w:color w:val="595959" w:themeColor="text1" w:themeTint="A6"/>
      <w:spacing w:val="15"/>
      <w:sz w:val="28"/>
      <w:szCs w:val="28"/>
      <w:lang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E9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4D"/>
    <w:rPr>
      <w:rFonts w:eastAsiaTheme="minorHAnsi"/>
      <w:i/>
      <w:iCs/>
      <w:color w:val="404040" w:themeColor="text1" w:themeTint="BF"/>
      <w:sz w:val="22"/>
      <w:szCs w:val="22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E9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4D"/>
    <w:rPr>
      <w:rFonts w:eastAsiaTheme="minorHAnsi"/>
      <w:i/>
      <w:iCs/>
      <w:color w:val="2F5496" w:themeColor="accent1" w:themeShade="BF"/>
      <w:sz w:val="22"/>
      <w:szCs w:val="22"/>
      <w:lang w:eastAsia="en-US" w:bidi="ar-SA"/>
    </w:rPr>
  </w:style>
  <w:style w:type="character" w:styleId="IntenseReference">
    <w:name w:val="Intense Reference"/>
    <w:basedOn w:val="DefaultParagraphFont"/>
    <w:uiPriority w:val="32"/>
    <w:qFormat/>
    <w:rsid w:val="00E90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cp:lastModifiedBy>Shreyash Thombare</cp:lastModifiedBy>
  <cp:revision>12</cp:revision>
  <cp:lastPrinted>2026-03-05T14:28:00Z</cp:lastPrinted>
  <dcterms:created xsi:type="dcterms:W3CDTF">2026-03-05T14:29:00Z</dcterms:created>
  <dcterms:modified xsi:type="dcterms:W3CDTF">2026-03-06T04:43:00Z</dcterms:modified>
</cp:coreProperties>
</file>