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A6273" w14:textId="77777777" w:rsidR="00F8648D" w:rsidRPr="009D7B13" w:rsidRDefault="00F8648D" w:rsidP="00DA740B">
      <w:pPr>
        <w:numPr>
          <w:ilvl w:val="0"/>
          <w:numId w:val="1"/>
        </w:numPr>
        <w:rPr>
          <w:sz w:val="24"/>
          <w:szCs w:val="24"/>
        </w:rPr>
      </w:pPr>
      <w:r w:rsidRPr="009D7B13">
        <w:rPr>
          <w:sz w:val="24"/>
          <w:szCs w:val="24"/>
        </w:rPr>
        <w:t>Name\Shreyash Mohan Thombare</w:t>
      </w:r>
    </w:p>
    <w:p w14:paraId="268FC439" w14:textId="77777777" w:rsidR="00F8648D" w:rsidRPr="009D7B13" w:rsidRDefault="00F8648D" w:rsidP="00F8648D">
      <w:pPr>
        <w:rPr>
          <w:sz w:val="24"/>
          <w:szCs w:val="24"/>
        </w:rPr>
      </w:pPr>
      <w:r w:rsidRPr="009D7B13">
        <w:rPr>
          <w:sz w:val="24"/>
          <w:szCs w:val="24"/>
        </w:rPr>
        <w:t>Mobile\+91 841281761</w:t>
      </w:r>
    </w:p>
    <w:p w14:paraId="74678E81" w14:textId="77777777" w:rsidR="00F8648D" w:rsidRPr="009D7B13" w:rsidRDefault="00F8648D" w:rsidP="00F8648D">
      <w:pPr>
        <w:rPr>
          <w:sz w:val="24"/>
          <w:szCs w:val="24"/>
        </w:rPr>
      </w:pPr>
      <w:r w:rsidRPr="009D7B13">
        <w:rPr>
          <w:sz w:val="24"/>
          <w:szCs w:val="24"/>
        </w:rPr>
        <w:t>Gmail\shreyashthombare490@gmail.com</w:t>
      </w:r>
    </w:p>
    <w:p w14:paraId="43D2D5DC" w14:textId="77777777" w:rsidR="00F8648D" w:rsidRPr="009D7B13" w:rsidRDefault="00F8648D" w:rsidP="00F8648D">
      <w:pPr>
        <w:rPr>
          <w:rFonts w:ascii="Aparajita" w:hAnsi="Aparajita" w:cs="Aparajita"/>
          <w:sz w:val="24"/>
          <w:szCs w:val="24"/>
        </w:rPr>
      </w:pPr>
      <w:r w:rsidRPr="009D7B13">
        <w:rPr>
          <w:sz w:val="24"/>
          <w:szCs w:val="24"/>
        </w:rPr>
        <w:t xml:space="preserve">City\Satara, Maharashtra </w:t>
      </w:r>
    </w:p>
    <w:p w14:paraId="0A634173" w14:textId="77777777" w:rsidR="00F8648D" w:rsidRPr="009D7B13" w:rsidRDefault="00F8648D" w:rsidP="00F8648D">
      <w:pPr>
        <w:rPr>
          <w:sz w:val="24"/>
          <w:szCs w:val="24"/>
        </w:rPr>
      </w:pPr>
      <w:r w:rsidRPr="009D7B13">
        <w:rPr>
          <w:sz w:val="24"/>
          <w:szCs w:val="24"/>
        </w:rPr>
        <w:t>12</w:t>
      </w:r>
      <w:r w:rsidRPr="009D7B13">
        <w:rPr>
          <w:sz w:val="24"/>
          <w:szCs w:val="24"/>
          <w:vertAlign w:val="superscript"/>
        </w:rPr>
        <w:t>th</w:t>
      </w:r>
      <w:r w:rsidRPr="009D7B13">
        <w:rPr>
          <w:sz w:val="24"/>
          <w:szCs w:val="24"/>
        </w:rPr>
        <w:t xml:space="preserve"> pass </w:t>
      </w:r>
    </w:p>
    <w:p w14:paraId="1CD29B2B" w14:textId="77777777" w:rsidR="00F8648D" w:rsidRPr="009D7B13" w:rsidRDefault="00F8648D" w:rsidP="00F8648D">
      <w:pPr>
        <w:rPr>
          <w:sz w:val="24"/>
          <w:szCs w:val="24"/>
        </w:rPr>
      </w:pPr>
      <w:r w:rsidRPr="009D7B13">
        <w:rPr>
          <w:sz w:val="24"/>
          <w:szCs w:val="24"/>
        </w:rPr>
        <w:t xml:space="preserve">Rayat university Satara Maharashtra </w:t>
      </w:r>
    </w:p>
    <w:p w14:paraId="5697718C" w14:textId="77777777" w:rsidR="00F8648D" w:rsidRPr="009D7B13" w:rsidRDefault="00F8648D" w:rsidP="00F8648D">
      <w:pPr>
        <w:rPr>
          <w:sz w:val="24"/>
          <w:szCs w:val="24"/>
        </w:rPr>
      </w:pPr>
      <w:r w:rsidRPr="009D7B13">
        <w:rPr>
          <w:sz w:val="24"/>
          <w:szCs w:val="24"/>
        </w:rPr>
        <w:t>Maharashtra | English medium</w:t>
      </w:r>
    </w:p>
    <w:p w14:paraId="0AEBF928" w14:textId="77777777" w:rsidR="00F8648D" w:rsidRPr="009D7B13" w:rsidRDefault="00F8648D" w:rsidP="00F8648D">
      <w:pPr>
        <w:rPr>
          <w:sz w:val="24"/>
          <w:szCs w:val="24"/>
        </w:rPr>
      </w:pPr>
      <w:r w:rsidRPr="009D7B13">
        <w:rPr>
          <w:sz w:val="24"/>
          <w:szCs w:val="24"/>
        </w:rPr>
        <w:t>Passing year :2022|scored 42</w:t>
      </w:r>
    </w:p>
    <w:p w14:paraId="19C21939" w14:textId="77777777" w:rsidR="00F8648D" w:rsidRPr="009D7B13" w:rsidRDefault="00F8648D" w:rsidP="00F8648D">
      <w:pPr>
        <w:rPr>
          <w:sz w:val="24"/>
          <w:szCs w:val="24"/>
        </w:rPr>
      </w:pPr>
      <w:r w:rsidRPr="009D7B13">
        <w:rPr>
          <w:sz w:val="24"/>
          <w:szCs w:val="24"/>
        </w:rPr>
        <w:t>Experience = 0</w:t>
      </w:r>
    </w:p>
    <w:p w14:paraId="464E6132" w14:textId="77777777" w:rsidR="00F8648D" w:rsidRPr="009D7B13" w:rsidRDefault="00F8648D" w:rsidP="00F8648D">
      <w:pPr>
        <w:rPr>
          <w:sz w:val="24"/>
          <w:szCs w:val="24"/>
        </w:rPr>
      </w:pPr>
      <w:r w:rsidRPr="009D7B13">
        <w:rPr>
          <w:sz w:val="24"/>
          <w:szCs w:val="24"/>
        </w:rPr>
        <w:t xml:space="preserve">Skill= cs student computer languages </w:t>
      </w:r>
    </w:p>
    <w:p w14:paraId="47F38B90" w14:textId="77777777" w:rsidR="00F8648D" w:rsidRDefault="00F8648D" w:rsidP="00F8648D">
      <w:r w:rsidRPr="009D7B13">
        <w:rPr>
          <w:sz w:val="24"/>
          <w:szCs w:val="24"/>
        </w:rPr>
        <w:t>c-program /</w:t>
      </w:r>
      <w:proofErr w:type="spellStart"/>
      <w:r w:rsidRPr="009D7B13">
        <w:rPr>
          <w:sz w:val="24"/>
          <w:szCs w:val="24"/>
        </w:rPr>
        <w:t>c</w:t>
      </w:r>
      <w:r>
        <w:t>++</w:t>
      </w:r>
      <w:proofErr w:type="spellEnd"/>
      <w:r>
        <w:t>/</w:t>
      </w:r>
      <w:ins w:id="0" w:author="Microsoft Word" w:date="2025-09-14T19:07:00Z" w16du:dateUtc="2025-09-14T13:37:00Z">
        <w:r w:rsidRPr="009D7B13">
          <w:rPr>
            <w:sz w:val="24"/>
            <w:szCs w:val="24"/>
          </w:rPr>
          <w:t>+/</w:t>
        </w:r>
      </w:ins>
      <w:r w:rsidRPr="009D7B13">
        <w:rPr>
          <w:sz w:val="24"/>
          <w:szCs w:val="24"/>
        </w:rPr>
        <w:t xml:space="preserve">java/python </w:t>
      </w:r>
    </w:p>
    <w:p w14:paraId="653DE954" w14:textId="77777777" w:rsidR="00F8648D" w:rsidRDefault="00F8648D" w:rsidP="00F8648D"/>
    <w:p w14:paraId="3C85CE2C" w14:textId="77777777" w:rsidR="00986A89" w:rsidRPr="00A16CEB" w:rsidRDefault="00986A89">
      <w:pPr>
        <w:rPr>
          <w:rFonts w:ascii="Algerian" w:hAnsi="Algerian"/>
          <w:sz w:val="24"/>
          <w:szCs w:val="24"/>
        </w:rPr>
      </w:pPr>
    </w:p>
    <w:sectPr w:rsidR="00986A89" w:rsidRPr="00A16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613F0"/>
    <w:multiLevelType w:val="hybridMultilevel"/>
    <w:tmpl w:val="9F040A3A"/>
    <w:lvl w:ilvl="0" w:tplc="40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303656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48D"/>
    <w:rsid w:val="00130878"/>
    <w:rsid w:val="001A096C"/>
    <w:rsid w:val="001E150D"/>
    <w:rsid w:val="005207F3"/>
    <w:rsid w:val="00586098"/>
    <w:rsid w:val="005D34F0"/>
    <w:rsid w:val="005E5275"/>
    <w:rsid w:val="00653C06"/>
    <w:rsid w:val="006B0FBD"/>
    <w:rsid w:val="00740B86"/>
    <w:rsid w:val="008F7182"/>
    <w:rsid w:val="00986A89"/>
    <w:rsid w:val="009D7B13"/>
    <w:rsid w:val="00A16CEB"/>
    <w:rsid w:val="00B21527"/>
    <w:rsid w:val="00C64093"/>
    <w:rsid w:val="00DA740B"/>
    <w:rsid w:val="00E14E3B"/>
    <w:rsid w:val="00F8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70C7F"/>
  <w15:chartTrackingRefBased/>
  <w15:docId w15:val="{617D874D-B526-4C8C-B7AD-AB4B6CB97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4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Thombare</dc:creator>
  <cp:keywords/>
  <dc:description/>
  <cp:lastModifiedBy>Shreyash Thombare</cp:lastModifiedBy>
  <cp:revision>12</cp:revision>
  <dcterms:created xsi:type="dcterms:W3CDTF">2024-11-05T06:20:00Z</dcterms:created>
  <dcterms:modified xsi:type="dcterms:W3CDTF">2025-09-14T13:39:00Z</dcterms:modified>
</cp:coreProperties>
</file>